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">
  <w:body>
    <w:p xmlns:wp14="http://schemas.microsoft.com/office/word/2010/wordml" w14:paraId="011F3CAD" wp14:textId="77777777">
      <w:pPr>
        <w:pStyle w:val="Title"/>
      </w:pPr>
      <w:r>
        <w:rPr>
          <w:color w:val="19061C"/>
        </w:rPr>
        <w:t xml:space="preserve">LCBT Course Match</w:t>
      </w:r>
    </w:p>
    <w:p xmlns:wp14="http://schemas.microsoft.com/office/word/2010/wordml" w14:paraId="67B2CBAB" wp14:textId="77777777">
      <w:pPr>
        <w:spacing w:after="300"/>
      </w:pPr>
      <w:r>
        <w:rPr>
          <w:i/>
          <w:iCs/>
          <w:color w:val="6E5C6A"/>
        </w:rPr>
        <w:t xml:space="preserve">Screen copy — 1 Sept 2026</w:t>
      </w:r>
    </w:p>
    <w:p xmlns:wp14="http://schemas.microsoft.com/office/word/2010/wordml" w14:paraId="54E9B78F" wp14:textId="77777777">
      <w:pPr>
        <w:pStyle w:val="Heading1"/>
        <w:spacing w:before="360" w:after="160"/>
      </w:pPr>
      <w:r>
        <w:rPr>
          <w:color w:val="19061C"/>
        </w:rPr>
        <w:t xml:space="preserve">1. Landing</w:t>
      </w:r>
    </w:p>
    <w:p xmlns:wp14="http://schemas.microsoft.com/office/word/2010/wordml" w14:paraId="33311328" wp14:textId="77777777">
      <w:pPr>
        <w:spacing w:after="90"/>
      </w:pPr>
      <w:r>
        <w:rPr>
          <w:b/>
          <w:bCs/>
          <w:color w:val="19061C"/>
        </w:rPr>
        <w:t xml:space="preserve">Eyebrow badge:  </w:t>
      </w:r>
      <w:r>
        <w:t xml:space="preserve">✨ LONDON'S NO.1 BEAUTY COLLEGE</w:t>
      </w:r>
    </w:p>
    <w:p xmlns:wp14="http://schemas.microsoft.com/office/word/2010/wordml" w:rsidP="333FEC0A" w14:paraId="2DD2F74D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Headline:  </w:t>
      </w:r>
      <w:commentRangeStart w:id="2037435799"/>
      <w:r w:rsidRPr="333FEC0A" w:rsidR="6DC9F4E5">
        <w:rPr>
          <w:lang w:val="en-US"/>
        </w:rPr>
        <w:t>Let's find the course for you.</w:t>
      </w:r>
      <w:commentRangeEnd w:id="2037435799"/>
      <w:r>
        <w:rPr>
          <w:rStyle w:val="CommentReference"/>
        </w:rPr>
        <w:commentReference w:id="2037435799"/>
      </w:r>
    </w:p>
    <w:p xmlns:wp14="http://schemas.microsoft.com/office/word/2010/wordml" w14:paraId="53E1F0D2" wp14:textId="77777777">
      <w:pPr>
        <w:spacing w:after="90"/>
      </w:pPr>
      <w:r>
        <w:t xml:space="preserve">("course" highlighted in pink)</w:t>
      </w:r>
    </w:p>
    <w:p xmlns:wp14="http://schemas.microsoft.com/office/word/2010/wordml" w14:paraId="41E87A9C" wp14:textId="77777777">
      <w:pPr>
        <w:spacing w:before="120" w:after="60"/>
      </w:pPr>
      <w:r>
        <w:rPr>
          <w:b/>
          <w:bCs/>
          <w:color w:val="19061C"/>
        </w:rPr>
        <w:t xml:space="preserve">How it works:</w:t>
      </w:r>
    </w:p>
    <w:p xmlns:wp14="http://schemas.microsoft.com/office/word/2010/wordml" w14:paraId="04A8F6A1" wp14:textId="77777777">
      <w:pPr>
        <w:spacing w:after="90"/>
      </w:pPr>
      <w:r w:rsidRPr="6DC9F4E5" w:rsidR="6DC9F4E5">
        <w:rPr>
          <w:lang w:val="en-US"/>
        </w:rPr>
        <w:t>👉  Answer a few quick questions</w:t>
      </w:r>
    </w:p>
    <w:p xmlns:wp14="http://schemas.microsoft.com/office/word/2010/wordml" w:rsidP="333FEC0A" w14:paraId="1A6D4D53" wp14:textId="77777777">
      <w:pPr>
        <w:spacing w:after="90"/>
        <w:rPr>
          <w:lang w:val="en-US"/>
        </w:rPr>
      </w:pPr>
      <w:r w:rsidRPr="333FEC0A" w:rsidR="6DC9F4E5">
        <w:rPr>
          <w:lang w:val="en-US"/>
        </w:rPr>
        <w:t>💘  Get matched with your ideal course</w:t>
      </w:r>
    </w:p>
    <w:p xmlns:wp14="http://schemas.microsoft.com/office/word/2010/wordml" w14:paraId="348BCF56" wp14:textId="77777777">
      <w:pPr>
        <w:spacing w:after="90"/>
      </w:pPr>
      <w:r w:rsidRPr="6DC9F4E5" w:rsidR="6DC9F4E5">
        <w:rPr>
          <w:lang w:val="en-US"/>
        </w:rPr>
        <w:t>📩  Get the details sent straight to you</w:t>
      </w:r>
    </w:p>
    <w:p xmlns:wp14="http://schemas.microsoft.com/office/word/2010/wordml" w14:paraId="2A5ADF33" wp14:textId="77777777">
      <w:pPr>
        <w:spacing w:after="90"/>
      </w:pPr>
      <w:r>
        <w:rPr>
          <w:b/>
          <w:bCs/>
          <w:color w:val="19061C"/>
        </w:rPr>
        <w:t xml:space="preserve">CTA button:  </w:t>
      </w:r>
      <w:r>
        <w:t xml:space="preserve">Find my course</w:t>
      </w:r>
    </w:p>
    <w:p xmlns:wp14="http://schemas.microsoft.com/office/word/2010/wordml" w14:paraId="696B374D" wp14:textId="77777777">
      <w:pPr>
        <w:spacing w:after="90"/>
      </w:pPr>
      <w:r w:rsidRPr="6DC9F4E5" w:rsidR="6DC9F4E5">
        <w:rPr>
          <w:b w:val="1"/>
          <w:bCs w:val="1"/>
          <w:color w:val="19061C"/>
        </w:rPr>
        <w:t xml:space="preserve">Micro-copy under CTA:  </w:t>
      </w:r>
      <w:r w:rsidR="6DC9F4E5">
        <w:rPr/>
        <w:t>Takes about 30 seconds</w:t>
      </w:r>
    </w:p>
    <w:p w:rsidR="6DC9F4E5" w:rsidP="6DC9F4E5" w:rsidRDefault="6DC9F4E5" w14:paraId="30547201" w14:textId="46568920">
      <w:pPr>
        <w:spacing w:after="90"/>
      </w:pPr>
    </w:p>
    <w:p w:rsidR="6DC9F4E5" w:rsidP="6DC9F4E5" w:rsidRDefault="6DC9F4E5" w14:paraId="1991DF83" w14:textId="4E189540">
      <w:pPr>
        <w:spacing w:after="90"/>
      </w:pPr>
    </w:p>
    <w:p w:rsidR="029C8549" w:rsidP="6DC9F4E5" w:rsidRDefault="029C8549" w14:paraId="709ADB09" w14:textId="770723FD">
      <w:pPr>
        <w:pStyle w:val="Normal"/>
        <w:spacing w:after="90"/>
      </w:pPr>
      <w:commentRangeStart w:id="2037923814"/>
      <w:r w:rsidR="095329E0">
        <w:drawing>
          <wp:inline wp14:editId="00D46A35" wp14:anchorId="454ED11D">
            <wp:extent cx="2890021" cy="4991100"/>
            <wp:effectExtent l="0" t="0" r="0" b="0"/>
            <wp:docPr id="1927515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515485" name="Picture 1927515485"/>
                    <pic:cNvPicPr/>
                  </pic:nvPicPr>
                  <pic:blipFill>
                    <a:blip xmlns:r="http://schemas.openxmlformats.org/officeDocument/2006/relationships" r:embed="rId2104727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021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037923814"/>
      <w:r>
        <w:rPr>
          <w:rStyle w:val="CommentReference"/>
        </w:rPr>
        <w:commentReference w:id="2037923814"/>
      </w:r>
    </w:p>
    <w:p xmlns:wp14="http://schemas.microsoft.com/office/word/2010/wordml" w14:paraId="672A6659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14:paraId="348445EE" wp14:textId="77777777">
      <w:pPr>
        <w:pStyle w:val="Heading1"/>
        <w:spacing w:before="360" w:after="160"/>
      </w:pPr>
      <w:r>
        <w:rPr>
          <w:color w:val="19061C"/>
        </w:rPr>
        <w:t xml:space="preserve">2. Vibe check (swipe deck)</w:t>
      </w:r>
    </w:p>
    <w:p xmlns:wp14="http://schemas.microsoft.com/office/word/2010/wordml" w14:paraId="6A9065D5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Headline:  </w:t>
      </w:r>
      <w:r w:rsidRPr="6DC9F4E5" w:rsidR="6DC9F4E5">
        <w:rPr>
          <w:lang w:val="en-US"/>
        </w:rPr>
        <w:t>What would you be excited to learn?</w:t>
      </w:r>
    </w:p>
    <w:p xmlns:wp14="http://schemas.microsoft.com/office/word/2010/wordml" w14:paraId="2BD2F269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Subtext:  </w:t>
      </w:r>
      <w:r w:rsidRPr="6DC9F4E5" w:rsidR="6DC9F4E5">
        <w:rPr>
          <w:lang w:val="en-US"/>
        </w:rPr>
        <w:t>Swipe right if you're into it, left if you're not</w:t>
      </w:r>
    </w:p>
    <w:p xmlns:wp14="http://schemas.microsoft.com/office/word/2010/wordml" w14:paraId="55948218" wp14:textId="77777777">
      <w:pPr>
        <w:spacing w:before="120" w:after="60"/>
      </w:pPr>
      <w:r>
        <w:rPr>
          <w:b/>
          <w:bCs/>
          <w:color w:val="19061C"/>
        </w:rPr>
        <w:t xml:space="preserve">Cards:</w:t>
      </w:r>
    </w:p>
    <w:p xmlns:wp14="http://schemas.microsoft.com/office/word/2010/wordml" w14:paraId="38B4A611" wp14:textId="77777777">
      <w:pPr>
        <w:spacing w:after="90"/>
      </w:pPr>
      <w:r>
        <w:t xml:space="preserve">Nailing the perfect trim</w:t>
      </w:r>
    </w:p>
    <w:p xmlns:wp14="http://schemas.microsoft.com/office/word/2010/wordml" w14:paraId="36FEAEE6" wp14:textId="77777777">
      <w:pPr>
        <w:spacing w:after="90"/>
      </w:pPr>
      <w:r>
        <w:t xml:space="preserve">Creating a salon-perfect blow dry</w:t>
      </w:r>
    </w:p>
    <w:p xmlns:wp14="http://schemas.microsoft.com/office/word/2010/wordml" w14:paraId="5569BFAC" wp14:textId="77777777">
      <w:pPr>
        <w:spacing w:after="90"/>
      </w:pPr>
      <w:r>
        <w:t xml:space="preserve">Creating the perfect special occasion look</w:t>
      </w:r>
    </w:p>
    <w:p xmlns:wp14="http://schemas.microsoft.com/office/word/2010/wordml" w14:paraId="45FD58CB" wp14:textId="77777777">
      <w:pPr>
        <w:spacing w:after="90"/>
      </w:pPr>
      <w:r>
        <w:t xml:space="preserve">Bringing characters to life with special effects make-up</w:t>
      </w:r>
    </w:p>
    <w:p xmlns:wp14="http://schemas.microsoft.com/office/word/2010/wordml" w14:paraId="5793CEE1" wp14:textId="77777777">
      <w:pPr>
        <w:spacing w:after="90"/>
      </w:pPr>
      <w:r>
        <w:t xml:space="preserve">Achieving glowing, healthy skin</w:t>
      </w:r>
    </w:p>
    <w:p xmlns:wp14="http://schemas.microsoft.com/office/word/2010/wordml" w14:paraId="00AC37DC" wp14:textId="77777777">
      <w:pPr>
        <w:spacing w:after="90"/>
      </w:pPr>
      <w:r>
        <w:t xml:space="preserve">Helping someone unwind with a relaxing massage</w:t>
      </w:r>
    </w:p>
    <w:p xmlns:wp14="http://schemas.microsoft.com/office/word/2010/wordml" w14:paraId="797A58BA" wp14:textId="77777777">
      <w:pPr>
        <w:spacing w:after="90"/>
      </w:pPr>
      <w:r>
        <w:t xml:space="preserve">Creating trend-led nail looks</w:t>
      </w:r>
    </w:p>
    <w:p xmlns:wp14="http://schemas.microsoft.com/office/word/2010/wordml" w14:paraId="66B726AE" wp14:textId="77777777">
      <w:pPr>
        <w:spacing w:after="90"/>
      </w:pPr>
      <w:r w:rsidRPr="333FEC0A" w:rsidR="333FEC0A">
        <w:rPr>
          <w:b w:val="1"/>
          <w:bCs w:val="1"/>
          <w:color w:val="19061C"/>
        </w:rPr>
        <w:t xml:space="preserve">Swipe right stamp:  </w:t>
      </w:r>
      <w:r w:rsidR="333FEC0A">
        <w:rPr/>
        <w:t>YASSSS</w:t>
      </w:r>
      <w:commentRangeStart w:id="683610165"/>
      <w:commentRangeEnd w:id="683610165"/>
      <w:r>
        <w:rPr>
          <w:rStyle w:val="CommentReference"/>
        </w:rPr>
        <w:commentReference w:id="683610165"/>
      </w:r>
    </w:p>
    <w:p xmlns:wp14="http://schemas.microsoft.com/office/word/2010/wordml" w14:paraId="1F06D9A2" wp14:textId="77777777">
      <w:pPr>
        <w:spacing w:after="90"/>
      </w:pPr>
      <w:r>
        <w:rPr>
          <w:b/>
          <w:bCs/>
          <w:color w:val="19061C"/>
        </w:rPr>
        <w:t xml:space="preserve">Swipe left stamp:  </w:t>
      </w:r>
      <w:r>
        <w:t xml:space="preserve">NOT FOR ME</w:t>
      </w:r>
    </w:p>
    <w:p xmlns:wp14="http://schemas.microsoft.com/office/word/2010/wordml" w:rsidP="333FEC0A" w14:paraId="44E06DBA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>Fallback headline (nothing swiped right):</w:t>
      </w:r>
      <w:commentRangeStart w:id="2013464274"/>
      <w:r w:rsidRPr="333FEC0A" w:rsidR="6DC9F4E5">
        <w:rPr>
          <w:b w:val="1"/>
          <w:bCs w:val="1"/>
          <w:color w:val="19061C"/>
          <w:lang w:val="en-US"/>
        </w:rPr>
        <w:t xml:space="preserve">  </w:t>
      </w:r>
      <w:r w:rsidRPr="333FEC0A" w:rsidR="6DC9F4E5">
        <w:rPr>
          <w:lang w:val="en-US"/>
        </w:rPr>
        <w:t>Didn't love any of those?</w:t>
      </w:r>
      <w:commentRangeEnd w:id="2013464274"/>
      <w:r>
        <w:rPr>
          <w:rStyle w:val="CommentReference"/>
        </w:rPr>
        <w:commentReference w:id="2013464274"/>
      </w:r>
    </w:p>
    <w:p xmlns:wp14="http://schemas.microsoft.com/office/word/2010/wordml" w:rsidP="333FEC0A" w14:paraId="2C4CB6F7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Fallback subtext:  </w:t>
      </w:r>
      <w:r w:rsidRPr="333FEC0A" w:rsidR="6DC9F4E5">
        <w:rPr>
          <w:lang w:val="en-US"/>
        </w:rPr>
        <w:t>No worries, just tap what excites you most.</w:t>
      </w:r>
    </w:p>
    <w:p xmlns:wp14="http://schemas.microsoft.com/office/word/2010/wordml" w14:paraId="0A37501D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14:paraId="091DE4A1" wp14:textId="77777777">
      <w:pPr>
        <w:pStyle w:val="Heading1"/>
        <w:spacing w:before="360" w:after="160"/>
      </w:pPr>
      <w:r>
        <w:rPr>
          <w:color w:val="19061C"/>
        </w:rPr>
        <w:t xml:space="preserve">3. Quick questions</w:t>
      </w:r>
    </w:p>
    <w:p xmlns:wp14="http://schemas.microsoft.com/office/word/2010/wordml" w:rsidP="333FEC0A" w14:paraId="379EE7FB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Q — Age:  </w:t>
      </w:r>
      <w:commentRangeStart w:id="1924935688"/>
      <w:r w:rsidRPr="333FEC0A" w:rsidR="6DC9F4E5">
        <w:rPr>
          <w:lang w:val="en-US"/>
        </w:rPr>
        <w:t>How old are you?</w:t>
      </w:r>
      <w:commentRangeEnd w:id="1924935688"/>
      <w:r>
        <w:rPr>
          <w:rStyle w:val="CommentReference"/>
        </w:rPr>
        <w:commentReference w:id="1924935688"/>
      </w:r>
    </w:p>
    <w:p xmlns:wp14="http://schemas.microsoft.com/office/word/2010/wordml" w14:paraId="1DAC0755" wp14:textId="77777777">
      <w:pPr>
        <w:spacing w:after="90"/>
      </w:pPr>
      <w:r w:rsidR="333FEC0A">
        <w:rPr/>
        <w:t>Just so we show you the right funding info.</w:t>
      </w:r>
    </w:p>
    <w:p xmlns:wp14="http://schemas.microsoft.com/office/word/2010/wordml" w14:paraId="7A761254" wp14:textId="77777777">
      <w:pPr>
        <w:spacing w:after="90"/>
      </w:pPr>
      <w:r>
        <w:t xml:space="preserve">Options: 16-18 / 19+</w:t>
      </w:r>
    </w:p>
    <w:p xmlns:wp14="http://schemas.microsoft.com/office/word/2010/wordml" w14:paraId="1AF0EB40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Q — Goal:  </w:t>
      </w:r>
      <w:r w:rsidRPr="6DC9F4E5" w:rsidR="6DC9F4E5">
        <w:rPr>
          <w:lang w:val="en-US"/>
        </w:rPr>
        <w:t>What would you like to do after your qualification?</w:t>
      </w:r>
    </w:p>
    <w:p xmlns:wp14="http://schemas.microsoft.com/office/word/2010/wordml" w14:paraId="03120B8E" wp14:textId="77777777">
      <w:pPr>
        <w:spacing w:after="90"/>
      </w:pPr>
      <w:r w:rsidRPr="6DC9F4E5" w:rsidR="6DC9F4E5">
        <w:rPr>
          <w:lang w:val="en-US"/>
        </w:rPr>
        <w:t>Helps us understand what matters to you.</w:t>
      </w:r>
    </w:p>
    <w:p xmlns:wp14="http://schemas.microsoft.com/office/word/2010/wordml" w:rsidP="333FEC0A" w14:paraId="0605E1FC" wp14:textId="471B0DA8">
      <w:pPr>
        <w:pStyle w:val="Normal"/>
        <w:suppressLineNumbers w:val="0"/>
        <w:bidi w:val="0"/>
        <w:spacing w:before="0" w:beforeAutospacing="off" w:after="90" w:afterAutospacing="off" w:line="259" w:lineRule="auto"/>
        <w:ind w:left="0" w:right="0"/>
        <w:jc w:val="left"/>
      </w:pPr>
      <w:r w:rsidR="333FEC0A">
        <w:rPr/>
        <w:t xml:space="preserve">Options: Start a career in the industry / </w:t>
      </w:r>
      <w:del w:author="Caroline Jones" w:date="2026-09-02T14:19:43.09Z" w16du:dateUtc="2026-09-02T14:19:43.09Z" w:id="168388995">
        <w:r w:rsidDel="333FEC0A">
          <w:delText>Become self-employed</w:delText>
        </w:r>
      </w:del>
      <w:ins w:author="Caroline Jones" w:date="2026-09-02T14:19:50.224Z" w16du:dateUtc="2026-09-02T14:19:50.224Z" w:id="1674111578">
        <w:r w:rsidR="333FEC0A">
          <w:t>Start my own beauty business</w:t>
        </w:r>
      </w:ins>
      <w:r w:rsidR="333FEC0A">
        <w:rPr/>
        <w:t xml:space="preserve"> / Improve my existing skills / Change careers / Not sure yet</w:t>
      </w:r>
    </w:p>
    <w:p xmlns:wp14="http://schemas.microsoft.com/office/word/2010/wordml" w14:paraId="6594EBA6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Q — Prior qualification (19+ only):  </w:t>
      </w:r>
      <w:r w:rsidRPr="6DC9F4E5" w:rsidR="6DC9F4E5">
        <w:rPr>
          <w:lang w:val="en-US"/>
        </w:rPr>
        <w:t>Have you completed a beauty, hair or make-up qualification before?</w:t>
      </w:r>
    </w:p>
    <w:p xmlns:wp14="http://schemas.microsoft.com/office/word/2010/wordml" w14:paraId="5D21AC41" wp14:textId="77777777">
      <w:pPr>
        <w:spacing w:after="90"/>
      </w:pPr>
      <w:r>
        <w:t xml:space="preserve">Options: Yes / No</w:t>
      </w:r>
    </w:p>
    <w:p xmlns:wp14="http://schemas.microsoft.com/office/word/2010/wordml" w:rsidP="333FEC0A" w14:paraId="7BE744A1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Q — Level held (19+ and Yes only):  </w:t>
      </w:r>
      <w:r w:rsidRPr="333FEC0A" w:rsidR="6DC9F4E5">
        <w:rPr>
          <w:lang w:val="en-US"/>
        </w:rPr>
        <w:t>What level qualification do you currently hold?</w:t>
      </w:r>
    </w:p>
    <w:p xmlns:wp14="http://schemas.microsoft.com/office/word/2010/wordml" w14:paraId="6CFBAB5F" wp14:textId="77777777">
      <w:pPr>
        <w:spacing w:after="90"/>
      </w:pPr>
      <w:r w:rsidRPr="6DC9F4E5" w:rsidR="6DC9F4E5">
        <w:rPr>
          <w:lang w:val="en-US"/>
        </w:rPr>
        <w:t>If you're not sure, that's okay too.</w:t>
      </w:r>
    </w:p>
    <w:p xmlns:wp14="http://schemas.microsoft.com/office/word/2010/wordml" w14:paraId="7128C06E" wp14:textId="77777777">
      <w:pPr>
        <w:spacing w:after="90"/>
      </w:pPr>
      <w:r>
        <w:t xml:space="preserve">Options: Level 2 / Level 3 / Not sure</w:t>
      </w:r>
    </w:p>
    <w:p xmlns:wp14="http://schemas.microsoft.com/office/word/2010/wordml" w14:paraId="67FC36BD" wp14:textId="77777777">
      <w:pPr>
        <w:spacing w:before="120" w:after="60"/>
      </w:pPr>
      <w:r>
        <w:rPr>
          <w:b/>
          <w:bCs/>
          <w:color w:val="19061C"/>
        </w:rPr>
        <w:t xml:space="preserve">Reassurance micro-copy (one per screen):</w:t>
      </w:r>
    </w:p>
    <w:p xmlns:wp14="http://schemas.microsoft.com/office/word/2010/wordml" w14:paraId="1B49FE65" wp14:textId="77777777">
      <w:pPr>
        <w:spacing w:after="90"/>
      </w:pPr>
      <w:r>
        <w:t xml:space="preserve">Nice one.</w:t>
      </w:r>
    </w:p>
    <w:p xmlns:wp14="http://schemas.microsoft.com/office/word/2010/wordml" w14:paraId="231F0D92" wp14:textId="77777777">
      <w:pPr>
        <w:spacing w:after="90"/>
      </w:pPr>
      <w:r w:rsidRPr="6DC9F4E5" w:rsidR="6DC9F4E5">
        <w:rPr>
          <w:lang w:val="en-US"/>
        </w:rPr>
        <w:t>Got it, almost there.</w:t>
      </w:r>
    </w:p>
    <w:p xmlns:wp14="http://schemas.microsoft.com/office/word/2010/wordml" w14:paraId="730714E0" wp14:textId="77777777">
      <w:pPr>
        <w:spacing w:after="90"/>
      </w:pPr>
      <w:r>
        <w:t xml:space="preserve">One more thing.</w:t>
      </w:r>
    </w:p>
    <w:p xmlns:wp14="http://schemas.microsoft.com/office/word/2010/wordml" w14:paraId="5D60B430" wp14:textId="77777777">
      <w:pPr>
        <w:spacing w:after="90"/>
      </w:pPr>
      <w:r w:rsidR="333FEC0A">
        <w:rPr/>
        <w:t>Last question.</w:t>
      </w:r>
    </w:p>
    <w:p w:rsidR="32F63991" w:rsidP="333FEC0A" w:rsidRDefault="32F63991" w14:paraId="4E81C78F" w14:textId="5D27E553">
      <w:pPr>
        <w:pStyle w:val="Normal"/>
        <w:spacing w:after="90"/>
      </w:pPr>
      <w:commentRangeStart w:id="862360541"/>
      <w:commentRangeStart w:id="1881324138"/>
      <w:r w:rsidR="32F63991">
        <w:drawing>
          <wp:inline wp14:editId="5E887B4C" wp14:anchorId="638DDC3D">
            <wp:extent cx="3000375" cy="5724525"/>
            <wp:effectExtent l="0" t="0" r="0" b="0"/>
            <wp:docPr id="984769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769616" name="Picture 984769616"/>
                    <pic:cNvPicPr/>
                  </pic:nvPicPr>
                  <pic:blipFill>
                    <a:blip xmlns:r="http://schemas.openxmlformats.org/officeDocument/2006/relationships" r:embed="rId1574603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62360541"/>
      <w:r>
        <w:rPr>
          <w:rStyle w:val="CommentReference"/>
        </w:rPr>
        <w:commentReference w:id="862360541"/>
      </w:r>
      <w:commentRangeEnd w:id="1881324138"/>
      <w:r>
        <w:rPr>
          <w:rStyle w:val="CommentReference"/>
        </w:rPr>
        <w:commentReference w:id="1881324138"/>
      </w:r>
    </w:p>
    <w:p w:rsidR="63C2302B" w:rsidP="333FEC0A" w:rsidRDefault="63C2302B" w14:paraId="1CD1292A" w14:textId="2CDFF4D2">
      <w:pPr>
        <w:pStyle w:val="Normal"/>
        <w:spacing w:after="90"/>
      </w:pPr>
      <w:r w:rsidR="63C2302B">
        <w:drawing>
          <wp:inline wp14:editId="4A1488D6" wp14:anchorId="2CE56298">
            <wp:extent cx="2906171" cy="2624138"/>
            <wp:effectExtent l="0" t="0" r="0" b="0"/>
            <wp:docPr id="73392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924979" name="Picture 733924979"/>
                    <pic:cNvPicPr/>
                  </pic:nvPicPr>
                  <pic:blipFill>
                    <a:blip xmlns:r="http://schemas.openxmlformats.org/officeDocument/2006/relationships" r:embed="rId218549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6171" cy="26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14:paraId="215E5D4A" wp14:textId="77777777">
      <w:pPr>
        <w:pStyle w:val="Heading1"/>
        <w:spacing w:before="360" w:after="160"/>
      </w:pPr>
      <w:r>
        <w:rPr>
          <w:color w:val="19061C"/>
        </w:rPr>
        <w:t xml:space="preserve">4. Calculating (loading screen)</w:t>
      </w:r>
    </w:p>
    <w:p xmlns:wp14="http://schemas.microsoft.com/office/word/2010/wordml" w:rsidP="333FEC0A" w14:paraId="4E4E6131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Message:  </w:t>
      </w:r>
      <w:commentRangeStart w:id="1144361545"/>
      <w:r w:rsidRPr="333FEC0A" w:rsidR="6DC9F4E5">
        <w:rPr>
          <w:lang w:val="en-US"/>
        </w:rPr>
        <w:t>Calculating your [interest] matches...</w:t>
      </w:r>
      <w:commentRangeEnd w:id="1144361545"/>
      <w:r>
        <w:rPr>
          <w:rStyle w:val="CommentReference"/>
        </w:rPr>
        <w:commentReference w:id="1144361545"/>
      </w:r>
    </w:p>
    <w:p xmlns:wp14="http://schemas.microsoft.com/office/word/2010/wordml" w14:paraId="110739B9" wp14:textId="77777777">
      <w:pPr>
        <w:spacing w:after="90"/>
      </w:pPr>
      <w:r w:rsidRPr="6DC9F4E5" w:rsidR="6DC9F4E5">
        <w:rPr>
          <w:lang w:val="en-US"/>
        </w:rPr>
        <w:t>e.g. "Calculating your hairdressing matches..."</w:t>
      </w:r>
    </w:p>
    <w:p xmlns:wp14="http://schemas.microsoft.com/office/word/2010/wordml" w14:paraId="02EB378F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14:paraId="1A360892" wp14:textId="77777777">
      <w:pPr>
        <w:pStyle w:val="Heading1"/>
        <w:spacing w:before="360" w:after="160"/>
      </w:pPr>
      <w:r>
        <w:rPr>
          <w:color w:val="19061C"/>
        </w:rPr>
        <w:t xml:space="preserve">5. Results (swipe deck)</w:t>
      </w:r>
    </w:p>
    <w:p xmlns:wp14="http://schemas.microsoft.com/office/word/2010/wordml" w14:paraId="161D6185" wp14:textId="77777777">
      <w:pPr>
        <w:spacing w:after="90"/>
      </w:pPr>
      <w:r>
        <w:rPr>
          <w:b/>
          <w:bCs/>
          <w:color w:val="19061C"/>
        </w:rPr>
        <w:t xml:space="preserve">Headline:  </w:t>
      </w:r>
      <w:r>
        <w:t xml:space="preserve">Your matches are in</w:t>
      </w:r>
    </w:p>
    <w:p xmlns:wp14="http://schemas.microsoft.com/office/word/2010/wordml" w14:paraId="5D3B791C" wp14:textId="77777777">
      <w:pPr>
        <w:spacing w:after="90"/>
      </w:pPr>
      <w:r>
        <w:rPr>
          <w:b/>
          <w:bCs/>
          <w:color w:val="19061C"/>
        </w:rPr>
        <w:t xml:space="preserve">Subtext:  </w:t>
      </w:r>
      <w:r>
        <w:t xml:space="preserve">Swipe right to save, left to skip</w:t>
      </w:r>
    </w:p>
    <w:p xmlns:wp14="http://schemas.microsoft.com/office/word/2010/wordml" w:rsidP="333FEC0A" w14:paraId="6E7A8290" wp14:textId="77777777">
      <w:pPr>
        <w:spacing w:after="90"/>
        <w:rPr>
          <w:lang w:val="en-US"/>
        </w:rPr>
      </w:pPr>
      <w:r w:rsidRPr="333FEC0A" w:rsidR="6DC9F4E5">
        <w:rPr>
          <w:b w:val="1"/>
          <w:bCs w:val="1"/>
          <w:color w:val="19061C"/>
          <w:lang w:val="en-US"/>
        </w:rPr>
        <w:t xml:space="preserve">Match badge:  </w:t>
      </w:r>
      <w:commentRangeStart w:id="308211739"/>
      <w:r w:rsidRPr="333FEC0A" w:rsidR="6DC9F4E5">
        <w:rPr>
          <w:lang w:val="en-US"/>
        </w:rPr>
        <w:t>[XX]% MATCH</w:t>
      </w:r>
      <w:commentRangeEnd w:id="308211739"/>
      <w:r>
        <w:rPr>
          <w:rStyle w:val="CommentReference"/>
        </w:rPr>
        <w:commentReference w:id="308211739"/>
      </w:r>
    </w:p>
    <w:p xmlns:wp14="http://schemas.microsoft.com/office/word/2010/wordml" w14:paraId="2A239C3F" wp14:textId="77777777">
      <w:pPr>
        <w:spacing w:after="90"/>
      </w:pPr>
      <w:r>
        <w:rPr>
          <w:b/>
          <w:bCs/>
          <w:color w:val="19061C"/>
        </w:rPr>
        <w:t xml:space="preserve">Reasoning line (per card):  </w:t>
      </w:r>
      <w:r>
        <w:t xml:space="preserve">Matched you because [built from their actual answers]</w:t>
      </w:r>
    </w:p>
    <w:p xmlns:wp14="http://schemas.microsoft.com/office/word/2010/wordml" w14:paraId="5442C715" wp14:textId="77777777">
      <w:pPr>
        <w:spacing w:after="90"/>
      </w:pPr>
      <w:r w:rsidRPr="6DC9F4E5" w:rsidR="6DC9F4E5">
        <w:rPr>
          <w:lang w:val="en-US"/>
        </w:rPr>
        <w:t>e.g. "...you're into hairdressing, you're 16-18 and you want to start a career"</w:t>
      </w:r>
    </w:p>
    <w:p xmlns:wp14="http://schemas.microsoft.com/office/word/2010/wordml" w14:paraId="4234B424" wp14:textId="77777777">
      <w:pPr>
        <w:spacing w:after="90"/>
      </w:pPr>
      <w:r>
        <w:rPr>
          <w:b/>
          <w:bCs/>
          <w:color w:val="19061C"/>
        </w:rPr>
        <w:t xml:space="preserve">Swipe right stamp:  </w:t>
      </w:r>
      <w:r>
        <w:t xml:space="preserve">LIKE</w:t>
      </w:r>
    </w:p>
    <w:p xmlns:wp14="http://schemas.microsoft.com/office/word/2010/wordml" w14:paraId="7869E91B" wp14:textId="77777777">
      <w:pPr>
        <w:spacing w:after="90"/>
      </w:pPr>
      <w:r>
        <w:rPr>
          <w:b/>
          <w:bCs/>
          <w:color w:val="19061C"/>
        </w:rPr>
        <w:t xml:space="preserve">Swipe left stamp:  </w:t>
      </w:r>
      <w:r>
        <w:t xml:space="preserve">SKIP</w:t>
      </w:r>
    </w:p>
    <w:p xmlns:wp14="http://schemas.microsoft.com/office/word/2010/wordml" w14:paraId="78A88DDA" wp14:textId="77777777">
      <w:pPr>
        <w:spacing w:after="90"/>
      </w:pPr>
      <w:r>
        <w:rPr>
          <w:b/>
          <w:bCs/>
          <w:color w:val="19061C"/>
        </w:rPr>
        <w:t xml:space="preserve">Details toggle:  </w:t>
      </w:r>
      <w:r>
        <w:t xml:space="preserve">Tap for details / Show less</w:t>
      </w:r>
    </w:p>
    <w:p xmlns:wp14="http://schemas.microsoft.com/office/word/2010/wordml" w14:paraId="08280C95" wp14:textId="77777777">
      <w:pPr>
        <w:spacing w:after="90"/>
      </w:pPr>
      <w:r>
        <w:rPr>
          <w:b/>
          <w:bCs/>
          <w:color w:val="19061C"/>
        </w:rPr>
        <w:t xml:space="preserve">Detail row labels:  </w:t>
      </w:r>
      <w:r>
        <w:t xml:space="preserve">Duration / Funding</w:t>
      </w:r>
    </w:p>
    <w:p xmlns:wp14="http://schemas.microsoft.com/office/word/2010/wordml" w14:paraId="0D688E69" wp14:textId="77777777">
      <w:pPr>
        <w:spacing w:after="90"/>
      </w:pPr>
      <w:r>
        <w:rPr>
          <w:b/>
          <w:bCs/>
          <w:color w:val="19061C"/>
        </w:rPr>
        <w:t xml:space="preserve">Empty state headline:  </w:t>
      </w:r>
      <w:r>
        <w:t xml:space="preserve">Nothing saved yet</w:t>
      </w:r>
    </w:p>
    <w:p xmlns:wp14="http://schemas.microsoft.com/office/word/2010/wordml" w14:paraId="1192C92A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Empty state body:  </w:t>
      </w:r>
      <w:r w:rsidRPr="6DC9F4E5" w:rsidR="6DC9F4E5">
        <w:rPr>
          <w:lang w:val="en-US"/>
        </w:rPr>
        <w:t>That's okay, we'll send you your original best match so you don't miss it.</w:t>
      </w:r>
    </w:p>
    <w:p xmlns:wp14="http://schemas.microsoft.com/office/word/2010/wordml" w14:paraId="08EF7E08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Success state headline:  </w:t>
      </w:r>
      <w:r w:rsidRPr="6DC9F4E5" w:rsidR="6DC9F4E5">
        <w:rPr>
          <w:lang w:val="en-US"/>
        </w:rPr>
        <w:t>Nice picks!</w:t>
      </w:r>
    </w:p>
    <w:p xmlns:wp14="http://schemas.microsoft.com/office/word/2010/wordml" w14:paraId="15C70553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Success state body:  </w:t>
      </w:r>
      <w:r w:rsidRPr="6DC9F4E5" w:rsidR="6DC9F4E5">
        <w:rPr>
          <w:lang w:val="en-US"/>
        </w:rPr>
        <w:t>You saved [n] courses. Let's get your personalised recommendations sent over.</w:t>
      </w:r>
    </w:p>
    <w:p xmlns:wp14="http://schemas.microsoft.com/office/word/2010/wordml" w14:paraId="227C9B17" wp14:textId="77777777">
      <w:pPr>
        <w:spacing w:after="90"/>
      </w:pPr>
      <w:r>
        <w:rPr>
          <w:b/>
          <w:bCs/>
          <w:color w:val="19061C"/>
        </w:rPr>
        <w:t xml:space="preserve">Continue button:  </w:t>
      </w:r>
      <w:r>
        <w:t xml:space="preserve">Continue</w:t>
      </w:r>
    </w:p>
    <w:p xmlns:wp14="http://schemas.microsoft.com/office/word/2010/wordml" w:rsidP="333FEC0A" w14:paraId="01ADC559" wp14:textId="77777777">
      <w:pPr>
        <w:spacing w:before="140" w:after="60"/>
        <w:rPr>
          <w:b w:val="1"/>
          <w:bCs w:val="1"/>
          <w:color w:val="19061C"/>
        </w:rPr>
      </w:pPr>
      <w:r w:rsidRPr="333FEC0A" w:rsidR="333FEC0A">
        <w:rPr>
          <w:b w:val="1"/>
          <w:bCs w:val="1"/>
          <w:color w:val="19061C"/>
        </w:rPr>
        <w:t>No-match variant (19+, no prior qualification, or level not confirmed):</w:t>
      </w:r>
      <w:commentRangeStart w:id="588669897"/>
      <w:commentRangeEnd w:id="588669897"/>
      <w:r>
        <w:rPr>
          <w:rStyle w:val="CommentReference"/>
        </w:rPr>
        <w:commentReference w:id="588669897"/>
      </w:r>
    </w:p>
    <w:p xmlns:wp14="http://schemas.microsoft.com/office/word/2010/wordml" w14:paraId="743376C2" wp14:textId="77777777">
      <w:pPr>
        <w:spacing w:after="90"/>
      </w:pPr>
      <w:r>
        <w:rPr>
          <w:b/>
          <w:bCs/>
          <w:color w:val="19061C"/>
        </w:rPr>
        <w:t xml:space="preserve">Headline:  </w:t>
      </w:r>
      <w:r>
        <w:t xml:space="preserve">Here's what we found</w:t>
      </w:r>
    </w:p>
    <w:p xmlns:wp14="http://schemas.microsoft.com/office/word/2010/wordml" w14:paraId="07532212" wp14:textId="77777777">
      <w:pPr>
        <w:spacing w:after="90"/>
      </w:pPr>
      <w:r>
        <w:rPr>
          <w:b/>
          <w:bCs/>
          <w:color w:val="19061C"/>
        </w:rPr>
        <w:t xml:space="preserve">Subtext:  </w:t>
      </w:r>
      <w:r>
        <w:t xml:space="preserve">Swipe or tap to continue</w:t>
      </w:r>
    </w:p>
    <w:p xmlns:wp14="http://schemas.microsoft.com/office/word/2010/wordml" w14:paraId="110C77CB" wp14:textId="77777777">
      <w:pPr>
        <w:spacing w:after="90"/>
      </w:pPr>
      <w:r>
        <w:rPr>
          <w:b/>
          <w:bCs/>
          <w:color w:val="19061C"/>
        </w:rPr>
        <w:t xml:space="preserve">Card headline:  </w:t>
      </w:r>
      <w:r>
        <w:t xml:space="preserve">We're always adding new courses</w:t>
      </w:r>
    </w:p>
    <w:p xmlns:wp14="http://schemas.microsoft.com/office/word/2010/wordml" w14:paraId="669827BC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Card body:  </w:t>
      </w:r>
      <w:r w:rsidRPr="6DC9F4E5" w:rsidR="6DC9F4E5">
        <w:rPr>
          <w:lang w:val="en-US"/>
        </w:rPr>
        <w:t>We don't have a match for this yet, but register your interest and we'll let you know the moment something opens up.</w:t>
      </w:r>
    </w:p>
    <w:p xmlns:wp14="http://schemas.microsoft.com/office/word/2010/wordml" w14:paraId="6A05A809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:rsidP="333FEC0A" w14:paraId="1FB48BF8" wp14:textId="77777777">
      <w:pPr>
        <w:pStyle w:val="Heading1"/>
        <w:spacing w:before="360" w:after="160"/>
        <w:rPr>
          <w:color w:val="19061C"/>
        </w:rPr>
      </w:pPr>
      <w:commentRangeStart w:id="1015651834"/>
      <w:r w:rsidRPr="333FEC0A" w:rsidR="333FEC0A">
        <w:rPr>
          <w:color w:val="19061C"/>
        </w:rPr>
        <w:t>6. Email capture</w:t>
      </w:r>
      <w:commentRangeEnd w:id="1015651834"/>
      <w:r>
        <w:rPr>
          <w:rStyle w:val="CommentReference"/>
        </w:rPr>
        <w:commentReference w:id="1015651834"/>
      </w:r>
    </w:p>
    <w:p xmlns:wp14="http://schemas.microsoft.com/office/word/2010/wordml" w14:paraId="5FEF28AE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Headline:  </w:t>
      </w:r>
      <w:r w:rsidRPr="6DC9F4E5" w:rsidR="6DC9F4E5">
        <w:rPr>
          <w:lang w:val="en-US"/>
        </w:rPr>
        <w:t>Almost there</w:t>
      </w:r>
    </w:p>
    <w:p xmlns:wp14="http://schemas.microsoft.com/office/word/2010/wordml" w14:paraId="01842108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Subtext:  </w:t>
      </w:r>
      <w:r w:rsidRPr="6DC9F4E5" w:rsidR="6DC9F4E5">
        <w:rPr>
          <w:lang w:val="en-US"/>
        </w:rPr>
        <w:t>Pop your email in and we'll send your personalised course recommendations, so you can explore them properly whenever suits you.</w:t>
      </w:r>
    </w:p>
    <w:p xmlns:wp14="http://schemas.microsoft.com/office/word/2010/wordml" w14:paraId="4353F3E7" wp14:textId="77777777">
      <w:pPr>
        <w:spacing w:after="90"/>
      </w:pPr>
      <w:r>
        <w:rPr>
          <w:b/>
          <w:bCs/>
          <w:color w:val="19061C"/>
        </w:rPr>
        <w:t xml:space="preserve">Input placeholder:  </w:t>
      </w:r>
      <w:r>
        <w:t xml:space="preserve">you@email.com</w:t>
      </w:r>
    </w:p>
    <w:p xmlns:wp14="http://schemas.microsoft.com/office/word/2010/wordml" w14:paraId="7DFFD203" wp14:textId="77777777">
      <w:pPr>
        <w:spacing w:after="90"/>
      </w:pPr>
      <w:r>
        <w:rPr>
          <w:b/>
          <w:bCs/>
          <w:color w:val="19061C"/>
        </w:rPr>
        <w:t xml:space="preserve">CTA button:  </w:t>
      </w:r>
      <w:r>
        <w:t xml:space="preserve">Send my matches</w:t>
      </w:r>
    </w:p>
    <w:p xmlns:wp14="http://schemas.microsoft.com/office/word/2010/wordml" w14:paraId="1EC11C3F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Small print:  </w:t>
      </w:r>
      <w:r w:rsidRPr="6DC9F4E5" w:rsidR="6DC9F4E5">
        <w:rPr>
          <w:lang w:val="en-US"/>
        </w:rPr>
        <w:t>We'll only use this to send your course matches and relevant updates from LCBT.</w:t>
      </w:r>
    </w:p>
    <w:p xmlns:wp14="http://schemas.microsoft.com/office/word/2010/wordml" w14:paraId="5A39BBE3" wp14:textId="77777777">
      <w:pPr>
        <w:pBdr>
          <w:bottom w:val="single" w:color="E5DAE3" w:sz="6"/>
        </w:pBdr>
        <w:spacing w:before="100" w:after="100"/>
      </w:pPr>
      <w:r/>
    </w:p>
    <w:p xmlns:wp14="http://schemas.microsoft.com/office/word/2010/wordml" w14:paraId="19DF89EF" wp14:textId="77777777">
      <w:pPr>
        <w:pStyle w:val="Heading1"/>
        <w:spacing w:before="360" w:after="160"/>
      </w:pPr>
      <w:r>
        <w:rPr>
          <w:color w:val="19061C"/>
        </w:rPr>
        <w:t xml:space="preserve">7. Confirmation / share card</w:t>
      </w:r>
    </w:p>
    <w:p xmlns:wp14="http://schemas.microsoft.com/office/word/2010/wordml" w14:paraId="61D61BAF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Headline:  </w:t>
      </w:r>
      <w:r w:rsidRPr="6DC9F4E5" w:rsidR="6DC9F4E5">
        <w:rPr>
          <w:lang w:val="en-US"/>
        </w:rPr>
        <w:t>Check your inbox!</w:t>
      </w:r>
    </w:p>
    <w:p xmlns:wp14="http://schemas.microsoft.com/office/word/2010/wordml" w14:paraId="6D0D7C14" wp14:textId="77777777">
      <w:pPr>
        <w:spacing w:after="90"/>
      </w:pPr>
      <w:r w:rsidRPr="6DC9F4E5" w:rsidR="6DC9F4E5">
        <w:rPr>
          <w:b w:val="1"/>
          <w:bCs w:val="1"/>
          <w:color w:val="19061C"/>
          <w:lang w:val="en-US"/>
        </w:rPr>
        <w:t xml:space="preserve">Subtext:  </w:t>
      </w:r>
      <w:r w:rsidRPr="6DC9F4E5" w:rsidR="6DC9F4E5">
        <w:rPr>
          <w:lang w:val="en-US"/>
        </w:rPr>
        <w:t>Your matches are on their way. Here's one to screenshot in the meantime.</w:t>
      </w:r>
    </w:p>
    <w:p xmlns:wp14="http://schemas.microsoft.com/office/word/2010/wordml" w14:paraId="5721DC35" wp14:textId="77777777">
      <w:pPr>
        <w:spacing w:after="90"/>
      </w:pPr>
      <w:r>
        <w:rPr>
          <w:b/>
          <w:bCs/>
          <w:color w:val="19061C"/>
        </w:rPr>
        <w:t xml:space="preserve">Share card header:  </w:t>
      </w:r>
      <w:r>
        <w:t xml:space="preserve">YOUR [CATEGORY] MATCH</w:t>
      </w:r>
    </w:p>
    <w:p xmlns:wp14="http://schemas.microsoft.com/office/word/2010/wordml" w14:paraId="00381F08" wp14:textId="77777777">
      <w:pPr>
        <w:spacing w:after="90"/>
      </w:pPr>
      <w:r w:rsidRPr="6DC9F4E5" w:rsidR="6DC9F4E5">
        <w:rPr>
          <w:lang w:val="en-US"/>
        </w:rPr>
        <w:t>e.g. "YOUR HAIRDRESSING MATCH"</w:t>
      </w:r>
    </w:p>
    <w:p xmlns:wp14="http://schemas.microsoft.com/office/word/2010/wordml" w14:paraId="1F5FB7D5" wp14:textId="77777777">
      <w:pPr>
        <w:spacing w:after="90"/>
      </w:pPr>
      <w:r>
        <w:rPr>
          <w:b/>
          <w:bCs/>
          <w:color w:val="19061C"/>
        </w:rPr>
        <w:t xml:space="preserve">Share card match badge:  </w:t>
      </w:r>
      <w:r>
        <w:t xml:space="preserve">96% MATCH</w:t>
      </w:r>
    </w:p>
    <w:p xmlns:wp14="http://schemas.microsoft.com/office/word/2010/wordml" w14:paraId="7AD9EF4E" wp14:textId="77777777">
      <w:pPr>
        <w:spacing w:after="90"/>
      </w:pPr>
      <w:r w:rsidRPr="333FEC0A" w:rsidR="333FEC0A">
        <w:rPr>
          <w:b w:val="1"/>
          <w:bCs w:val="1"/>
          <w:color w:val="19061C"/>
        </w:rPr>
        <w:t xml:space="preserve">Share button:  </w:t>
      </w:r>
      <w:r w:rsidR="333FEC0A">
        <w:rPr/>
        <w:t>Share my match</w:t>
      </w:r>
      <w:commentRangeStart w:id="1165739187"/>
      <w:commentRangeEnd w:id="1165739187"/>
      <w:r>
        <w:rPr>
          <w:rStyle w:val="CommentReference"/>
        </w:rPr>
        <w:commentReference w:id="1165739187"/>
      </w:r>
    </w:p>
    <w:p xmlns:wp14="http://schemas.microsoft.com/office/word/2010/wordml" w14:paraId="5B1ABD4A" wp14:textId="77777777">
      <w:pPr>
        <w:spacing w:after="90"/>
      </w:pPr>
      <w:r>
        <w:rPr>
          <w:b/>
          <w:bCs/>
          <w:color w:val="19061C"/>
        </w:rPr>
        <w:t xml:space="preserve">Exit CTA:  </w:t>
      </w:r>
      <w:r>
        <w:t xml:space="preserve">Explore full details on lcbt.co.uk</w:t>
      </w:r>
    </w:p>
    <w:p xmlns:wp14="http://schemas.microsoft.com/office/word/2010/wordml" w14:paraId="22DAF9CE" wp14:textId="77777777">
      <w:pPr>
        <w:spacing w:after="90"/>
      </w:pPr>
      <w:r>
        <w:rPr>
          <w:b/>
          <w:bCs/>
          <w:color w:val="19061C"/>
        </w:rPr>
        <w:t xml:space="preserve">Restart link:  </w:t>
      </w:r>
      <w:r>
        <w:t xml:space="preserve">Start again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M" w:author="Sarah Mold" w:date="2026-09-02T10:14:45" w:id="2037923814">
    <w:p xmlns:w14="http://schemas.microsoft.com/office/word/2010/wordml" xmlns:w="http://schemas.openxmlformats.org/wordprocessingml/2006/main" w:rsidR="6B37ED7A" w:rsidRDefault="10611B1B" w14:paraId="2003D8CD" w14:textId="476FAC80">
      <w:pPr>
        <w:pStyle w:val="CommentText"/>
      </w:pPr>
      <w:r>
        <w:rPr>
          <w:rStyle w:val="CommentReference"/>
        </w:rPr>
        <w:annotationRef/>
      </w:r>
      <w:r w:rsidRPr="73CD9A07" w:rsidR="18872AEE">
        <w:t xml:space="preserve">font check </w:t>
      </w:r>
    </w:p>
    <w:p xmlns:w14="http://schemas.microsoft.com/office/word/2010/wordml" xmlns:w="http://schemas.openxmlformats.org/wordprocessingml/2006/main" w:rsidR="62AAABEA" w:rsidRDefault="3C3E3A7B" w14:paraId="73BDFEB8" w14:textId="60DDFAA0">
      <w:pPr>
        <w:pStyle w:val="CommentText"/>
      </w:pPr>
      <w:r w:rsidRPr="2133FC02" w:rsidR="19C3543B">
        <w:t>background - swap pink circles for our smoosh design?</w:t>
      </w:r>
    </w:p>
    <w:p xmlns:w14="http://schemas.microsoft.com/office/word/2010/wordml" xmlns:w="http://schemas.openxmlformats.org/wordprocessingml/2006/main" w:rsidR="4FDEF8F2" w:rsidRDefault="08D1E5A4" w14:paraId="4DF8D81A" w14:textId="14EA782F">
      <w:pPr>
        <w:pStyle w:val="CommentText"/>
      </w:pPr>
    </w:p>
    <w:p xmlns:w14="http://schemas.microsoft.com/office/word/2010/wordml" xmlns:w="http://schemas.openxmlformats.org/wordprocessingml/2006/main" w:rsidR="79C0CA33" w:rsidRDefault="5BB3C200" w14:paraId="5E7EB00A" w14:textId="1E320B26">
      <w:pPr>
        <w:pStyle w:val="CommentText"/>
      </w:pPr>
      <w:r w:rsidRPr="41FE3B10" w:rsidR="15920888">
        <w:t>CTA - increase copy size and capitalise</w:t>
      </w:r>
    </w:p>
  </w:comment>
  <w:comment xmlns:w="http://schemas.openxmlformats.org/wordprocessingml/2006/main" w:initials="SM" w:author="Sarah Mold" w:date="2026-09-02T12:20:38" w:id="2037435799">
    <w:p xmlns:w14="http://schemas.microsoft.com/office/word/2010/wordml" xmlns:w="http://schemas.openxmlformats.org/wordprocessingml/2006/main" w:rsidR="25639F2D" w:rsidRDefault="16B455A1" w14:paraId="0C6C543B" w14:textId="60468A28">
      <w:pPr>
        <w:pStyle w:val="CommentText"/>
      </w:pPr>
      <w:r>
        <w:rPr>
          <w:rStyle w:val="CommentReference"/>
        </w:rPr>
        <w:annotationRef/>
      </w:r>
    </w:p>
    <w:p xmlns:w14="http://schemas.microsoft.com/office/word/2010/wordml" xmlns:w="http://schemas.openxmlformats.org/wordprocessingml/2006/main" w:rsidR="1CF66DDE" w:rsidRDefault="7EB5249F" w14:paraId="0818C24C" w14:textId="6E511CE6">
      <w:pPr>
        <w:pStyle w:val="CommentText"/>
      </w:pPr>
      <w:r w:rsidRPr="6494276A" w:rsidR="2843CE7B">
        <w:t xml:space="preserve">FIND YOUR DREAM COURSE </w:t>
      </w:r>
    </w:p>
  </w:comment>
  <w:comment xmlns:w="http://schemas.openxmlformats.org/wordprocessingml/2006/main" w:initials="SM" w:author="Sarah Mold" w:date="2026-09-02T13:57:48" w:id="1144361545">
    <w:p xmlns:w14="http://schemas.microsoft.com/office/word/2010/wordml" xmlns:w="http://schemas.openxmlformats.org/wordprocessingml/2006/main" w:rsidR="67E8B7E1" w:rsidRDefault="259C8AD3" w14:paraId="1443F506" w14:textId="28F70959">
      <w:pPr>
        <w:pStyle w:val="CommentText"/>
      </w:pPr>
      <w:r>
        <w:rPr>
          <w:rStyle w:val="CommentReference"/>
        </w:rPr>
        <w:annotationRef/>
      </w:r>
      <w:r w:rsidRPr="6CD7377D" w:rsidR="538750EC">
        <w:t>no need for the interest added, just say 'calculating your matches'</w:t>
      </w:r>
    </w:p>
  </w:comment>
  <w:comment xmlns:w="http://schemas.openxmlformats.org/wordprocessingml/2006/main" w:initials="SM" w:author="Sarah Mold" w:date="2026-09-02T13:58:48" w:id="862360541">
    <w:p xmlns:w14="http://schemas.microsoft.com/office/word/2010/wordml" xmlns:w="http://schemas.openxmlformats.org/wordprocessingml/2006/main" w:rsidR="71C52352" w:rsidRDefault="3A45DE4F" w14:paraId="1D7546AE" w14:textId="0F6A4BD9">
      <w:pPr>
        <w:pStyle w:val="CommentText"/>
      </w:pPr>
      <w:r>
        <w:rPr>
          <w:rStyle w:val="CommentReference"/>
        </w:rPr>
        <w:annotationRef/>
      </w:r>
      <w:r w:rsidRPr="7680C0F3" w:rsidR="333C6146">
        <w:t>is the question section big enough?</w:t>
      </w:r>
    </w:p>
  </w:comment>
  <w:comment xmlns:w="http://schemas.openxmlformats.org/wordprocessingml/2006/main" w:initials="KM" w:author="Kaja Matusik" w:date="2026-09-02T16:34:56" w:id="1881324138">
    <w:p xmlns:w14="http://schemas.microsoft.com/office/word/2010/wordml" xmlns:w="http://schemas.openxmlformats.org/wordprocessingml/2006/main" w:rsidR="68D24789" w:rsidRDefault="1FD32FD8" w14:paraId="115FCB23" w14:textId="5D6348C9">
      <w:pPr>
        <w:pStyle w:val="CommentText"/>
      </w:pPr>
      <w:r>
        <w:rPr>
          <w:rStyle w:val="CommentReference"/>
        </w:rPr>
        <w:annotationRef/>
      </w:r>
      <w:r w:rsidRPr="174B0BA8" w:rsidR="1318F147">
        <w:t>I think image is slightly too big compared to font size for the question and additional text. Should we increase the side of the question? Let me know!</w:t>
      </w:r>
    </w:p>
  </w:comment>
  <w:comment xmlns:w="http://schemas.openxmlformats.org/wordprocessingml/2006/main" w:initials="CJ" w:author="Caroline Jones" w:date="2026-09-02T15:23:15" w:id="1015651834">
    <w:p xmlns:w14="http://schemas.microsoft.com/office/word/2010/wordml" xmlns:w="http://schemas.openxmlformats.org/wordprocessingml/2006/main" w:rsidR="13735C9E" w:rsidRDefault="34451A92" w14:paraId="420B82E6" w14:textId="30234B50">
      <w:pPr>
        <w:pStyle w:val="CommentText"/>
      </w:pPr>
      <w:r>
        <w:rPr>
          <w:rStyle w:val="CommentReference"/>
        </w:rPr>
        <w:annotationRef/>
      </w:r>
      <w:r w:rsidRPr="00B18C54" w:rsidR="4B84CF6E">
        <w:t>This will require more development (probably with NXT) but ideally this form would connect directly to the CRM and populate a prospects list in there so that we can set up automated email journeys. For now we will have to manually import the lists.</w:t>
      </w:r>
    </w:p>
  </w:comment>
  <w:comment xmlns:w="http://schemas.openxmlformats.org/wordprocessingml/2006/main" w:initials="KM" w:author="Kaja Matusik" w:date="2026-09-02T16:31:16" w:id="683610165">
    <w:p xmlns:w14="http://schemas.microsoft.com/office/word/2010/wordml" xmlns:w="http://schemas.openxmlformats.org/wordprocessingml/2006/main" w:rsidR="47D21ABF" w:rsidRDefault="1D0D9968" w14:paraId="3359B087" w14:textId="666376E5">
      <w:pPr>
        <w:pStyle w:val="CommentText"/>
      </w:pPr>
      <w:r>
        <w:rPr>
          <w:rStyle w:val="CommentReference"/>
        </w:rPr>
        <w:annotationRef/>
      </w:r>
      <w:r w:rsidRPr="24E964AC" w:rsidR="5C37CEED">
        <w:t>Love this!</w:t>
      </w:r>
    </w:p>
  </w:comment>
  <w:comment xmlns:w="http://schemas.openxmlformats.org/wordprocessingml/2006/main" w:initials="KM" w:author="Kaja Matusik" w:date="2026-09-02T16:36:09" w:id="588669897">
    <w:p xmlns:w14="http://schemas.microsoft.com/office/word/2010/wordml" xmlns:w="http://schemas.openxmlformats.org/wordprocessingml/2006/main" w:rsidR="516DBA8C" w:rsidRDefault="7D8471B0" w14:paraId="6ACA94F2" w14:textId="7CD4AB20">
      <w:pPr>
        <w:pStyle w:val="CommentText"/>
      </w:pPr>
      <w:r>
        <w:rPr>
          <w:rStyle w:val="CommentReference"/>
        </w:rPr>
        <w:annotationRef/>
      </w:r>
      <w:r w:rsidRPr="29EB5B25" w:rsidR="19B0BA3A">
        <w:t>We need to think about 19+ options again - if we change the name on the CRM of the course, will it automatically change on the quiz? We need to have the ability to control the name/ URLs for each course listed there. As FYI</w:t>
      </w:r>
    </w:p>
  </w:comment>
  <w:comment xmlns:w="http://schemas.openxmlformats.org/wordprocessingml/2006/main" w:initials="KM" w:author="Kaja Matusik" w:date="2026-09-02T16:36:36" w:id="1165739187">
    <w:p xmlns:w14="http://schemas.microsoft.com/office/word/2010/wordml" xmlns:w="http://schemas.openxmlformats.org/wordprocessingml/2006/main" w:rsidR="7C1D548F" w:rsidRDefault="0743488C" w14:paraId="2B60EF60" w14:textId="384C7F77">
      <w:pPr>
        <w:pStyle w:val="CommentText"/>
      </w:pPr>
      <w:r>
        <w:rPr>
          <w:rStyle w:val="CommentReference"/>
        </w:rPr>
        <w:annotationRef/>
      </w:r>
      <w:r w:rsidRPr="5949EDFE" w:rsidR="5FB5D9B7">
        <w:t xml:space="preserve">Where could you share it? How would it look like to share it? </w:t>
      </w:r>
    </w:p>
  </w:comment>
  <w:comment xmlns:w="http://schemas.openxmlformats.org/wordprocessingml/2006/main" w:initials="SM" w:author="Sarah Mold" w:date="2026-09-02T17:22:11" w:id="2013464274">
    <w:p xmlns:w14="http://schemas.microsoft.com/office/word/2010/wordml" xmlns:w="http://schemas.openxmlformats.org/wordprocessingml/2006/main" w:rsidR="54B0836B" w:rsidRDefault="50E7EDDF" w14:paraId="1F4C89AB" w14:textId="13DCB4B1">
      <w:pPr>
        <w:pStyle w:val="CommentText"/>
      </w:pPr>
      <w:r>
        <w:rPr>
          <w:rStyle w:val="CommentReference"/>
        </w:rPr>
        <w:annotationRef/>
      </w:r>
      <w:r w:rsidRPr="7EBFB74C" w:rsidR="0957A69A">
        <w:t xml:space="preserve">link to 'discover all courses'  </w:t>
      </w:r>
    </w:p>
  </w:comment>
  <w:comment xmlns:w="http://schemas.openxmlformats.org/wordprocessingml/2006/main" w:initials="SM" w:author="Sarah Mold" w:date="2026-09-02T17:22:47" w:id="1924935688">
    <w:p xmlns:w14="http://schemas.microsoft.com/office/word/2010/wordml" xmlns:w="http://schemas.openxmlformats.org/wordprocessingml/2006/main" w:rsidR="17681FB0" w:rsidRDefault="287D2C9B" w14:paraId="7EE5DE75" w14:textId="349525FD">
      <w:pPr>
        <w:pStyle w:val="CommentText"/>
      </w:pPr>
      <w:r>
        <w:rPr>
          <w:rStyle w:val="CommentReference"/>
        </w:rPr>
        <w:annotationRef/>
      </w:r>
      <w:r w:rsidRPr="0FE5FA43" w:rsidR="55E4DA96">
        <w:t xml:space="preserve">How old will you be when you start your course? delete comment re funding </w:t>
      </w:r>
    </w:p>
  </w:comment>
  <w:comment xmlns:w="http://schemas.openxmlformats.org/wordprocessingml/2006/main" w:initials="SM" w:author="Sarah Mold" w:date="2026-09-03T15:35:27" w:id="308211739">
    <w:p xmlns:w14="http://schemas.microsoft.com/office/word/2010/wordml" xmlns:w="http://schemas.openxmlformats.org/wordprocessingml/2006/main" w:rsidR="31894048" w:rsidRDefault="002FEFE1" w14:paraId="4C9D5A2E" w14:textId="61B459B0">
      <w:pPr>
        <w:pStyle w:val="CommentText"/>
      </w:pPr>
      <w:r>
        <w:rPr>
          <w:rStyle w:val="CommentReference"/>
        </w:rPr>
        <w:annotationRef/>
      </w:r>
      <w:r w:rsidRPr="438493D8" w:rsidR="4FC136FE">
        <w:t>remove the % match - happy to have either TOP MATCH, #1 MATCH or a gold, silver, bronze icon on each? as the % will be completely arbitrary best to avoid!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E7EB00A"/>
  <w15:commentEx w15:done="0" w15:paraId="0818C24C"/>
  <w15:commentEx w15:done="0" w15:paraId="1443F506"/>
  <w15:commentEx w15:done="0" w15:paraId="1D7546AE"/>
  <w15:commentEx w15:done="0" w15:paraId="115FCB23" w15:paraIdParent="1D7546AE"/>
  <w15:commentEx w15:done="0" w15:paraId="420B82E6"/>
  <w15:commentEx w15:done="0" w15:paraId="3359B087"/>
  <w15:commentEx w15:done="0" w15:paraId="6ACA94F2"/>
  <w15:commentEx w15:done="0" w15:paraId="2B60EF60"/>
  <w15:commentEx w15:done="0" w15:paraId="1F4C89AB"/>
  <w15:commentEx w15:done="0" w15:paraId="7EE5DE75"/>
  <w15:commentEx w15:done="0" w15:paraId="4C9D5A2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8C1C2FD" w16cex:dateUtc="2026-09-02T09:14:45.749Z"/>
  <w16cex:commentExtensible w16cex:durableId="3E8ACD63" w16cex:dateUtc="2026-09-02T11:20:38.903Z"/>
  <w16cex:commentExtensible w16cex:durableId="72B6C289" w16cex:dateUtc="2026-09-02T12:57:48.95Z"/>
  <w16cex:commentExtensible w16cex:durableId="59F8D687" w16cex:dateUtc="2026-09-02T12:58:48.963Z"/>
  <w16cex:commentExtensible w16cex:durableId="0133FA3B" w16cex:dateUtc="2026-09-02T15:34:56.501Z"/>
  <w16cex:commentExtensible w16cex:durableId="7478FE03" w16cex:dateUtc="2026-09-02T14:23:15.777Z"/>
  <w16cex:commentExtensible w16cex:durableId="4F0390A2" w16cex:dateUtc="2026-09-02T15:31:16.77Z"/>
  <w16cex:commentExtensible w16cex:durableId="2FCF5E8D" w16cex:dateUtc="2026-09-02T15:36:09.128Z">
    <w16cex:extLst>
      <w16:ext w16:uri="{CE6994B0-6A32-4C9F-8C6B-6E91EDA988CE}">
        <cr:reactions xmlns:cr="http://schemas.microsoft.com/office/comments/2020/reactions">
          <cr:reaction reactionType="1">
            <cr:reactionInfo dateUtc="2026-09-02T16:23:22.522Z">
              <cr:user userId="S::sarah.mold@fra.ac.uk::0bc0e6c9-2148-48c7-a943-42fb377c334f" userProvider="AD" userName="Sarah Mold"/>
            </cr:reactionInfo>
          </cr:reaction>
        </cr:reactions>
      </w16:ext>
    </w16cex:extLst>
  </w16cex:commentExtensible>
  <w16cex:commentExtensible w16cex:durableId="5B37E07C" w16cex:dateUtc="2026-09-02T15:36:36.534Z"/>
  <w16cex:commentExtensible w16cex:durableId="36196645" w16cex:dateUtc="2026-09-02T16:22:11.233Z"/>
  <w16cex:commentExtensible w16cex:durableId="6F5A3D14" w16cex:dateUtc="2026-09-02T16:22:47.357Z"/>
  <w16cex:commentExtensible w16cex:durableId="44D400FD" w16cex:dateUtc="2026-09-03T14:35:27.0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E7EB00A" w16cid:durableId="18C1C2FD"/>
  <w16cid:commentId w16cid:paraId="0818C24C" w16cid:durableId="3E8ACD63"/>
  <w16cid:commentId w16cid:paraId="1443F506" w16cid:durableId="72B6C289"/>
  <w16cid:commentId w16cid:paraId="1D7546AE" w16cid:durableId="59F8D687"/>
  <w16cid:commentId w16cid:paraId="115FCB23" w16cid:durableId="0133FA3B"/>
  <w16cid:commentId w16cid:paraId="420B82E6" w16cid:durableId="7478FE03"/>
  <w16cid:commentId w16cid:paraId="3359B087" w16cid:durableId="4F0390A2"/>
  <w16cid:commentId w16cid:paraId="6ACA94F2" w16cid:durableId="2FCF5E8D"/>
  <w16cid:commentId w16cid:paraId="2B60EF60" w16cid:durableId="5B37E07C"/>
  <w16cid:commentId w16cid:paraId="1F4C89AB" w16cid:durableId="36196645"/>
  <w16cid:commentId w16cid:paraId="7EE5DE75" w16cid:durableId="6F5A3D14"/>
  <w16cid:commentId w16cid:paraId="4C9D5A2E" w16cid:durableId="44D400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7b523a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rah Mold">
    <w15:presenceInfo w15:providerId="AD" w15:userId="S::sarah.mold@fra.ac.uk::0bc0e6c9-2148-48c7-a943-42fb377c334f"/>
  </w15:person>
  <w15:person w15:author="Caroline Jones">
    <w15:presenceInfo w15:providerId="AD" w15:userId="S::caroline.jones@fra.ac.uk::92d1ee86-27cc-4a40-bd6d-7f244ba95d60"/>
  </w15:person>
  <w15:person w15:author="Sarah Mold">
    <w15:presenceInfo w15:providerId="AD" w15:userId="S::sarah.mold@fra.ac.uk::0bc0e6c9-2148-48c7-a943-42fb377c334f"/>
  </w15:person>
  <w15:person w15:author="Caroline Jones">
    <w15:presenceInfo w15:providerId="AD" w15:userId="S::caroline.jones@fra.ac.uk::92d1ee86-27cc-4a40-bd6d-7f244ba95d60"/>
  </w15:person>
  <w15:person w15:author="Kaja Matusik">
    <w15:presenceInfo w15:providerId="AD" w15:userId="S::kaja.matusik@fra.ac.uk::5ee656b6-5f94-4708-be91-662be6d0c950"/>
  </w15:person>
  <w15:person w15:author="Kaja Matusik">
    <w15:presenceInfo w15:providerId="AD" w15:userId="S::kaja.matusik@fra.ac.uk::5ee656b6-5f94-4708-be91-662be6d0c950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true"/>
  <w:defaultTabStop w:val="720"/>
  <w:evenAndOddHeaders w:val="false"/>
  <w:compat>
    <w:compatSetting w:val="15" w:name="compatibilityMode" w:uri="http://schemas.microsoft.com/office/word"/>
  </w:compat>
  <w:rsids>
    <w:rsidRoot w:val="029C8549"/>
    <w:rsid w:val="01B94918"/>
    <w:rsid w:val="029C8549"/>
    <w:rsid w:val="054C9D96"/>
    <w:rsid w:val="054C9D96"/>
    <w:rsid w:val="095329E0"/>
    <w:rsid w:val="0A3FACE9"/>
    <w:rsid w:val="13E9A07C"/>
    <w:rsid w:val="13E9A07C"/>
    <w:rsid w:val="15DF28DD"/>
    <w:rsid w:val="1C32A32F"/>
    <w:rsid w:val="234BF9E2"/>
    <w:rsid w:val="234BF9E2"/>
    <w:rsid w:val="28574D2C"/>
    <w:rsid w:val="315C64CF"/>
    <w:rsid w:val="31EA23A9"/>
    <w:rsid w:val="32F63991"/>
    <w:rsid w:val="333FEC0A"/>
    <w:rsid w:val="418C8BAB"/>
    <w:rsid w:val="434D3B90"/>
    <w:rsid w:val="469072F7"/>
    <w:rsid w:val="4771E020"/>
    <w:rsid w:val="4771E020"/>
    <w:rsid w:val="4AD64BF8"/>
    <w:rsid w:val="4B0417BB"/>
    <w:rsid w:val="4D5500B1"/>
    <w:rsid w:val="4E2D772B"/>
    <w:rsid w:val="4E2D772B"/>
    <w:rsid w:val="50E774CA"/>
    <w:rsid w:val="54F0DA76"/>
    <w:rsid w:val="5FD30847"/>
    <w:rsid w:val="63C2302B"/>
    <w:rsid w:val="6DA58DDF"/>
    <w:rsid w:val="6DC9F4E5"/>
    <w:rsid w:val="79922030"/>
    <w:rsid w:val="7E8CC62B"/>
  </w:rsids>
  <w14:docId w14:val="7B3816A7"/>
  <w15:docId w15:val="{777C001F-DB5F-4ECB-9BC3-E7A84B5F48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image" Target="/media/image.png" Id="rId2104727689" /><Relationship Type="http://schemas.openxmlformats.org/officeDocument/2006/relationships/comments" Target="comments.xml" Id="R4c3674d8ec3346dd" /><Relationship Type="http://schemas.microsoft.com/office/2016/09/relationships/commentsIds" Target="commentsIds.xml" Id="R6de57e23fa714f0c" /><Relationship Type="http://schemas.microsoft.com/office/2011/relationships/commentsExtended" Target="commentsExtended.xml" Id="R88dbb4b384384481" /><Relationship Type="http://schemas.microsoft.com/office/2018/08/relationships/commentsExtensible" Target="commentsExtensible.xml" Id="R061730a6fd574085" /><Relationship Type="http://schemas.microsoft.com/office/2011/relationships/people" Target="people.xml" Id="Rbf1d7c7396db4098" /><Relationship Type="http://schemas.openxmlformats.org/officeDocument/2006/relationships/image" Target="/media/image2.png" Id="rId1574603493" /><Relationship Type="http://schemas.openxmlformats.org/officeDocument/2006/relationships/image" Target="/media/image3.png" Id="rId21854962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14DA8E50F9F4449DB82A6AF5A93802" ma:contentTypeVersion="21" ma:contentTypeDescription="Create a new document." ma:contentTypeScope="" ma:versionID="7eafe471c5432fa4f00e0e55cd4929fb">
  <xsd:schema xmlns:xsd="http://www.w3.org/2001/XMLSchema" xmlns:xs="http://www.w3.org/2001/XMLSchema" xmlns:p="http://schemas.microsoft.com/office/2006/metadata/properties" xmlns:ns1="http://schemas.microsoft.com/sharepoint/v3" xmlns:ns2="48ebd83f-0d29-43fc-adf7-85454bb53a10" xmlns:ns3="28eea4e6-9d34-46eb-897c-a6d10532b6d8" targetNamespace="http://schemas.microsoft.com/office/2006/metadata/properties" ma:root="true" ma:fieldsID="a194ab5ba28ddfc85319fa2860e971fb" ns1:_="" ns2:_="" ns3:_="">
    <xsd:import namespace="http://schemas.microsoft.com/sharepoint/v3"/>
    <xsd:import namespace="48ebd83f-0d29-43fc-adf7-85454bb53a10"/>
    <xsd:import namespace="28eea4e6-9d34-46eb-897c-a6d10532b6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bd83f-0d29-43fc-adf7-85454bb53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d377c43-90a2-411c-b4ef-acda119c7e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ea4e6-9d34-46eb-897c-a6d10532b6d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341451f-137f-491f-b00a-1f436f9b9917}" ma:internalName="TaxCatchAll" ma:showField="CatchAllData" ma:web="28eea4e6-9d34-46eb-897c-a6d10532b6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8ebd83f-0d29-43fc-adf7-85454bb53a10">
      <Terms xmlns="http://schemas.microsoft.com/office/infopath/2007/PartnerControls"/>
    </lcf76f155ced4ddcb4097134ff3c332f>
    <TaxCatchAll xmlns="28eea4e6-9d34-46eb-897c-a6d10532b6d8" xsi:nil="true"/>
  </documentManagement>
</p:properties>
</file>

<file path=customXml/itemProps1.xml><?xml version="1.0" encoding="utf-8"?>
<ds:datastoreItem xmlns:ds="http://schemas.openxmlformats.org/officeDocument/2006/customXml" ds:itemID="{65B5605D-FC68-4ADF-96A1-C91BB3FFF2DA}"/>
</file>

<file path=customXml/itemProps2.xml><?xml version="1.0" encoding="utf-8"?>
<ds:datastoreItem xmlns:ds="http://schemas.openxmlformats.org/officeDocument/2006/customXml" ds:itemID="{B440867F-C532-4554-9957-0AD0CE97F3CA}"/>
</file>

<file path=customXml/itemProps3.xml><?xml version="1.0" encoding="utf-8"?>
<ds:datastoreItem xmlns:ds="http://schemas.openxmlformats.org/officeDocument/2006/customXml" ds:itemID="{F322D752-033C-43D9-B7B3-7A0E18A1E4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Sarah Mold</lastModifiedBy>
  <revision>3</revision>
  <dcterms:created xsi:type="dcterms:W3CDTF">2026-09-01T09:39:57.0000000Z</dcterms:created>
  <dcterms:modified xsi:type="dcterms:W3CDTF">2026-09-03T14:36:07.5781393Z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0x0101001214DA8E50F9F4449DB82A6AF5A93802</vt:lpwstr>
  </property>
  <property fmtid="{D5CDD505-2E9C-101B-9397-08002B2CF9AE}" pid="3" name="MediaServiceImageTags">
    <vt:lpwstr/>
  </property>
</Properties>
</file>